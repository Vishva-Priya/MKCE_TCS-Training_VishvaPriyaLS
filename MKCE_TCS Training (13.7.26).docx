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the Given String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System.out.println(str);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Length of a String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mport java.util.Scanner;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System.out.println("Length = "+str.length());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to Uppercase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System.out.println(str.toUpperCase());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to Lowercase</w:t>
        <w:tab/>
        <w:t xml:space="preserve"> </w:t>
        <w:tab/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System.out.println(str.toLowerCase());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First Character</w:t>
      </w:r>
    </w:p>
    <w:p w:rsidR="00000000" w:rsidDel="00000000" w:rsidP="00000000" w:rsidRDefault="00000000" w:rsidRPr="00000000" w14:paraId="0000002D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2E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Main {</w:t>
      </w:r>
    </w:p>
    <w:p w:rsidR="00000000" w:rsidDel="00000000" w:rsidP="00000000" w:rsidRDefault="00000000" w:rsidRPr="00000000" w14:paraId="0000002F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31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32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System.out.println(str.charAt(0));</w:t>
      </w:r>
    </w:p>
    <w:p w:rsidR="00000000" w:rsidDel="00000000" w:rsidP="00000000" w:rsidRDefault="00000000" w:rsidRPr="00000000" w14:paraId="00000033">
      <w:pPr>
        <w:spacing w:after="160" w:before="240" w:line="278.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Last Character</w:t>
      </w:r>
    </w:p>
    <w:p w:rsidR="00000000" w:rsidDel="00000000" w:rsidP="00000000" w:rsidRDefault="00000000" w:rsidRPr="00000000" w14:paraId="0000003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3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3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3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System.out.println(str.charAt(str.length()-1));</w:t>
      </w:r>
    </w:p>
    <w:p w:rsidR="00000000" w:rsidDel="00000000" w:rsidP="00000000" w:rsidRDefault="00000000" w:rsidRPr="00000000" w14:paraId="0000003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Total Vowels</w:t>
      </w:r>
    </w:p>
    <w:p w:rsidR="00000000" w:rsidDel="00000000" w:rsidP="00000000" w:rsidRDefault="00000000" w:rsidRPr="00000000" w14:paraId="0000003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4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4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String[] arr = {"a","e","i","o","u"};</w:t>
      </w:r>
    </w:p>
    <w:p w:rsidR="00000000" w:rsidDel="00000000" w:rsidP="00000000" w:rsidRDefault="00000000" w:rsidRPr="00000000" w14:paraId="0000004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4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04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String ch = String.valueOf(str.charAt(i)).toLowerCase();</w:t>
      </w:r>
    </w:p>
    <w:p w:rsidR="00000000" w:rsidDel="00000000" w:rsidP="00000000" w:rsidRDefault="00000000" w:rsidRPr="00000000" w14:paraId="0000004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for (String v : arr) {</w:t>
      </w:r>
    </w:p>
    <w:p w:rsidR="00000000" w:rsidDel="00000000" w:rsidP="00000000" w:rsidRDefault="00000000" w:rsidRPr="00000000" w14:paraId="0000004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if (ch.equals(v)) {</w:t>
      </w:r>
    </w:p>
    <w:p w:rsidR="00000000" w:rsidDel="00000000" w:rsidP="00000000" w:rsidRDefault="00000000" w:rsidRPr="00000000" w14:paraId="0000004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count++;</w:t>
      </w:r>
    </w:p>
    <w:p w:rsidR="00000000" w:rsidDel="00000000" w:rsidP="00000000" w:rsidRDefault="00000000" w:rsidRPr="00000000" w14:paraId="0000004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5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Total Consonants</w:t>
      </w:r>
    </w:p>
    <w:p w:rsidR="00000000" w:rsidDel="00000000" w:rsidP="00000000" w:rsidRDefault="00000000" w:rsidRPr="00000000" w14:paraId="0000005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5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5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String[] arr = {"a","e","i","o","u"};</w:t>
      </w:r>
    </w:p>
    <w:p w:rsidR="00000000" w:rsidDel="00000000" w:rsidP="00000000" w:rsidRDefault="00000000" w:rsidRPr="00000000" w14:paraId="0000005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5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05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String ch = String.valueOf(str.charAt(i)).toLowerCase();</w:t>
      </w:r>
    </w:p>
    <w:p w:rsidR="00000000" w:rsidDel="00000000" w:rsidP="00000000" w:rsidRDefault="00000000" w:rsidRPr="00000000" w14:paraId="0000005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for (String v : arr) {</w:t>
      </w:r>
    </w:p>
    <w:p w:rsidR="00000000" w:rsidDel="00000000" w:rsidP="00000000" w:rsidRDefault="00000000" w:rsidRPr="00000000" w14:paraId="0000005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if (ch.equals(v)) {</w:t>
      </w:r>
    </w:p>
    <w:p w:rsidR="00000000" w:rsidDel="00000000" w:rsidP="00000000" w:rsidRDefault="00000000" w:rsidRPr="00000000" w14:paraId="0000006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6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}else{</w:t>
      </w:r>
    </w:p>
    <w:p w:rsidR="00000000" w:rsidDel="00000000" w:rsidP="00000000" w:rsidRDefault="00000000" w:rsidRPr="00000000" w14:paraId="0000006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count++;</w:t>
      </w:r>
    </w:p>
    <w:p w:rsidR="00000000" w:rsidDel="00000000" w:rsidP="00000000" w:rsidRDefault="00000000" w:rsidRPr="00000000" w14:paraId="0000006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break;</w:t>
      </w:r>
    </w:p>
    <w:p w:rsidR="00000000" w:rsidDel="00000000" w:rsidP="00000000" w:rsidRDefault="00000000" w:rsidRPr="00000000" w14:paraId="0000006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6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6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Reverse the String</w:t>
      </w:r>
    </w:p>
    <w:p w:rsidR="00000000" w:rsidDel="00000000" w:rsidP="00000000" w:rsidRDefault="00000000" w:rsidRPr="00000000" w14:paraId="0000006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6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7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StringBuilder sb = new StringBuilder(s);</w:t>
      </w:r>
    </w:p>
    <w:p w:rsidR="00000000" w:rsidDel="00000000" w:rsidP="00000000" w:rsidRDefault="00000000" w:rsidRPr="00000000" w14:paraId="0000007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System.out.println(sb.reverse().toString());</w:t>
      </w:r>
    </w:p>
    <w:p w:rsidR="00000000" w:rsidDel="00000000" w:rsidP="00000000" w:rsidRDefault="00000000" w:rsidRPr="00000000" w14:paraId="0000007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7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Check Palindrome String</w:t>
      </w:r>
    </w:p>
    <w:p w:rsidR="00000000" w:rsidDel="00000000" w:rsidP="00000000" w:rsidRDefault="00000000" w:rsidRPr="00000000" w14:paraId="0000007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import java.util.Scanner;</w:t>
      </w:r>
    </w:p>
    <w:p w:rsidR="00000000" w:rsidDel="00000000" w:rsidP="00000000" w:rsidRDefault="00000000" w:rsidRPr="00000000" w14:paraId="0000007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7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7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m = s.toLowerCase();</w:t>
      </w:r>
    </w:p>
    <w:p w:rsidR="00000000" w:rsidDel="00000000" w:rsidP="00000000" w:rsidRDefault="00000000" w:rsidRPr="00000000" w14:paraId="0000007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rev = new StringBuilder(s).reverse().toString();</w:t>
      </w:r>
    </w:p>
    <w:p w:rsidR="00000000" w:rsidDel="00000000" w:rsidP="00000000" w:rsidRDefault="00000000" w:rsidRPr="00000000" w14:paraId="0000007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m2=rev.toLowerCase();</w:t>
      </w:r>
    </w:p>
    <w:p w:rsidR="00000000" w:rsidDel="00000000" w:rsidP="00000000" w:rsidRDefault="00000000" w:rsidRPr="00000000" w14:paraId="0000007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if (m == m2) {</w:t>
      </w:r>
    </w:p>
    <w:p w:rsidR="00000000" w:rsidDel="00000000" w:rsidP="00000000" w:rsidRDefault="00000000" w:rsidRPr="00000000" w14:paraId="0000008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System.out.println("Palindrome");</w:t>
      </w:r>
    </w:p>
    <w:p w:rsidR="00000000" w:rsidDel="00000000" w:rsidP="00000000" w:rsidRDefault="00000000" w:rsidRPr="00000000" w14:paraId="0000008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System.out.println("Not Palindrome");</w:t>
      </w:r>
    </w:p>
    <w:p w:rsidR="00000000" w:rsidDel="00000000" w:rsidP="00000000" w:rsidRDefault="00000000" w:rsidRPr="00000000" w14:paraId="0000008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8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60" w:before="240" w:line="278.4" w:lineRule="auto"/>
        <w:ind w:left="720" w:hanging="360"/>
        <w:rPr>
          <w:ins w:author="Vishva Priya" w:id="0" w:date="2026-07-13T09:56:49Z"/>
          <w:b w:val="1"/>
          <w:bCs w:val="1"/>
          <w:u w:val="none"/>
        </w:rPr>
      </w:pPr>
      <w:ins w:author="Vishva Priya" w:id="0" w:date="2026-07-13T09:56:49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Count Spaces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8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import java.util.Scanner;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9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class Main {</w:t>
        </w:r>
      </w:ins>
    </w:p>
    <w:p w:rsidR="00000000" w:rsidDel="00000000" w:rsidP="00000000" w:rsidRDefault="00000000" w:rsidRPr="00000000" w14:paraId="0000008A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public static void main(String[] args) {</w:t>
        </w:r>
      </w:ins>
    </w:p>
    <w:p w:rsidR="00000000" w:rsidDel="00000000" w:rsidP="00000000" w:rsidRDefault="00000000" w:rsidRPr="00000000" w14:paraId="0000008B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Scanner sc = new Scanner(System.in);</w:t>
        </w:r>
      </w:ins>
    </w:p>
    <w:p w:rsidR="00000000" w:rsidDel="00000000" w:rsidP="00000000" w:rsidRDefault="00000000" w:rsidRPr="00000000" w14:paraId="0000008C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 = sc.nextLine();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D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int count = 0;</w:t>
        </w:r>
      </w:ins>
    </w:p>
    <w:p w:rsidR="00000000" w:rsidDel="00000000" w:rsidP="00000000" w:rsidRDefault="00000000" w:rsidRPr="00000000" w14:paraId="0000008E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for (int i = 0; i &lt; s.length(); i++) {</w:t>
        </w:r>
      </w:ins>
    </w:p>
    <w:p w:rsidR="00000000" w:rsidDel="00000000" w:rsidP="00000000" w:rsidRDefault="00000000" w:rsidRPr="00000000" w14:paraId="0000008F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    if (s.charAt(i) == ' ') count++;</w:t>
        </w:r>
      </w:ins>
    </w:p>
    <w:p w:rsidR="00000000" w:rsidDel="00000000" w:rsidP="00000000" w:rsidRDefault="00000000" w:rsidRPr="00000000" w14:paraId="00000090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1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System.out.println("Spaces = " + count);</w:t>
        </w:r>
      </w:ins>
    </w:p>
    <w:p w:rsidR="00000000" w:rsidDel="00000000" w:rsidP="00000000" w:rsidRDefault="00000000" w:rsidRPr="00000000" w14:paraId="00000092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sc.close();</w:t>
        </w:r>
      </w:ins>
    </w:p>
    <w:p w:rsidR="00000000" w:rsidDel="00000000" w:rsidP="00000000" w:rsidRDefault="00000000" w:rsidRPr="00000000" w14:paraId="00000093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}</w:t>
        </w:r>
      </w:ins>
    </w:p>
    <w:p w:rsidR="00000000" w:rsidDel="00000000" w:rsidP="00000000" w:rsidRDefault="00000000" w:rsidRPr="00000000" w14:paraId="00000094">
      <w:pPr>
        <w:spacing w:after="160" w:before="240" w:line="278.4" w:lineRule="auto"/>
        <w:ind w:left="720" w:firstLine="0"/>
        <w:rPr>
          <w:ins w:author="Vishva Priya" w:id="0" w:date="2026-07-13T09:56:49Z"/>
          <w:b w:val="1"/>
          <w:bCs w:val="1"/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160" w:before="240" w:line="278.4" w:lineRule="auto"/>
        <w:ind w:left="720" w:hanging="360"/>
        <w:rPr>
          <w:ins w:author="Vishva Priya" w:id="0" w:date="2026-07-13T09:56:49Z"/>
          <w:b w:val="1"/>
          <w:bCs w:val="1"/>
          <w:u w:val="none"/>
        </w:rPr>
      </w:pPr>
      <w:ins w:author="Vishva Priya" w:id="0" w:date="2026-07-13T09:56:49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Replace Spaces with Hyphen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6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import java.util.Scanner;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7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class Main {</w:t>
        </w:r>
      </w:ins>
    </w:p>
    <w:p w:rsidR="00000000" w:rsidDel="00000000" w:rsidP="00000000" w:rsidRDefault="00000000" w:rsidRPr="00000000" w14:paraId="00000098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public static void main(String[] args) {</w:t>
        </w:r>
      </w:ins>
    </w:p>
    <w:p w:rsidR="00000000" w:rsidDel="00000000" w:rsidP="00000000" w:rsidRDefault="00000000" w:rsidRPr="00000000" w14:paraId="00000099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Scanner sc = new Scanner(System.in);</w:t>
        </w:r>
      </w:ins>
    </w:p>
    <w:p w:rsidR="00000000" w:rsidDel="00000000" w:rsidP="00000000" w:rsidRDefault="00000000" w:rsidRPr="00000000" w14:paraId="0000009A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 = sc.nextLine();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B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 = s.replace(' ', '-');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C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System.out.println(s);</w:t>
        </w:r>
      </w:ins>
    </w:p>
    <w:p w:rsidR="00000000" w:rsidDel="00000000" w:rsidP="00000000" w:rsidRDefault="00000000" w:rsidRPr="00000000" w14:paraId="0000009D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sc.close();</w:t>
        </w:r>
      </w:ins>
    </w:p>
    <w:p w:rsidR="00000000" w:rsidDel="00000000" w:rsidP="00000000" w:rsidRDefault="00000000" w:rsidRPr="00000000" w14:paraId="0000009E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}</w:t>
        </w:r>
      </w:ins>
    </w:p>
    <w:p w:rsidR="00000000" w:rsidDel="00000000" w:rsidP="00000000" w:rsidRDefault="00000000" w:rsidRPr="00000000" w14:paraId="0000009F">
      <w:pPr>
        <w:spacing w:after="160" w:before="240" w:line="278.4" w:lineRule="auto"/>
        <w:ind w:left="720" w:firstLine="0"/>
        <w:rPr>
          <w:ins w:author="Vishva Priya" w:id="0" w:date="2026-07-13T09:56:49Z"/>
          <w:b w:val="1"/>
          <w:bCs w:val="1"/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160" w:before="240" w:line="278.4" w:lineRule="auto"/>
        <w:ind w:left="720" w:hanging="360"/>
        <w:rPr>
          <w:ins w:author="Vishva Priya" w:id="0" w:date="2026-07-13T09:56:49Z"/>
          <w:b w:val="1"/>
          <w:bCs w:val="1"/>
          <w:u w:val="none"/>
        </w:rPr>
      </w:pPr>
      <w:ins w:author="Vishva Priya" w:id="0" w:date="2026-07-13T09:56:49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Count Words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ab/>
          <w:t xml:space="preserve"> </w:t>
          <w:tab/>
        </w:r>
      </w:ins>
    </w:p>
    <w:p w:rsidR="00000000" w:rsidDel="00000000" w:rsidP="00000000" w:rsidRDefault="00000000" w:rsidRPr="00000000" w14:paraId="000000A1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import java.util.Scanner;</w:t>
        </w:r>
      </w:ins>
    </w:p>
    <w:p w:rsidR="00000000" w:rsidDel="00000000" w:rsidP="00000000" w:rsidRDefault="00000000" w:rsidRPr="00000000" w14:paraId="000000A2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class Main {</w:t>
        </w:r>
      </w:ins>
    </w:p>
    <w:p w:rsidR="00000000" w:rsidDel="00000000" w:rsidP="00000000" w:rsidRDefault="00000000" w:rsidRPr="00000000" w14:paraId="000000A3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public static void main(String[] args) {</w:t>
        </w:r>
      </w:ins>
    </w:p>
    <w:p w:rsidR="00000000" w:rsidDel="00000000" w:rsidP="00000000" w:rsidRDefault="00000000" w:rsidRPr="00000000" w14:paraId="000000A4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Scanner sc = new Scanner(System.in);</w:t>
        </w:r>
      </w:ins>
    </w:p>
    <w:p w:rsidR="00000000" w:rsidDel="00000000" w:rsidP="00000000" w:rsidRDefault="00000000" w:rsidRPr="00000000" w14:paraId="000000A5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 = sc.nextLine();</w:t>
        </w:r>
      </w:ins>
    </w:p>
    <w:p w:rsidR="00000000" w:rsidDel="00000000" w:rsidP="00000000" w:rsidRDefault="00000000" w:rsidRPr="00000000" w14:paraId="000000A6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 = s.trim();</w:t>
        </w:r>
      </w:ins>
    </w:p>
    <w:p w:rsidR="00000000" w:rsidDel="00000000" w:rsidP="00000000" w:rsidRDefault="00000000" w:rsidRPr="00000000" w14:paraId="000000A7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int count = 0;</w:t>
        </w:r>
      </w:ins>
    </w:p>
    <w:p w:rsidR="00000000" w:rsidDel="00000000" w:rsidP="00000000" w:rsidRDefault="00000000" w:rsidRPr="00000000" w14:paraId="000000A8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if (!s.isEmpty()) {</w:t>
        </w:r>
      </w:ins>
    </w:p>
    <w:p w:rsidR="00000000" w:rsidDel="00000000" w:rsidP="00000000" w:rsidRDefault="00000000" w:rsidRPr="00000000" w14:paraId="000000A9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    count = s.split("\\s+").length;</w:t>
        </w:r>
      </w:ins>
    </w:p>
    <w:p w:rsidR="00000000" w:rsidDel="00000000" w:rsidP="00000000" w:rsidRDefault="00000000" w:rsidRPr="00000000" w14:paraId="000000AA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}</w:t>
        </w:r>
      </w:ins>
    </w:p>
    <w:p w:rsidR="00000000" w:rsidDel="00000000" w:rsidP="00000000" w:rsidRDefault="00000000" w:rsidRPr="00000000" w14:paraId="000000AB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System.out.println("Words = " + count);</w:t>
        </w:r>
      </w:ins>
    </w:p>
    <w:p w:rsidR="00000000" w:rsidDel="00000000" w:rsidP="00000000" w:rsidRDefault="00000000" w:rsidRPr="00000000" w14:paraId="000000AC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sc.close();</w:t>
        </w:r>
      </w:ins>
    </w:p>
    <w:p w:rsidR="00000000" w:rsidDel="00000000" w:rsidP="00000000" w:rsidRDefault="00000000" w:rsidRPr="00000000" w14:paraId="000000AD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}</w:t>
        </w:r>
      </w:ins>
    </w:p>
    <w:p w:rsidR="00000000" w:rsidDel="00000000" w:rsidP="00000000" w:rsidRDefault="00000000" w:rsidRPr="00000000" w14:paraId="000000AE">
      <w:pPr>
        <w:spacing w:after="160" w:before="240" w:line="278.4" w:lineRule="auto"/>
        <w:ind w:left="720" w:firstLine="0"/>
        <w:rPr>
          <w:ins w:author="Vishva Priya" w:id="0" w:date="2026-07-13T09:56:49Z"/>
          <w:b w:val="1"/>
          <w:bCs w:val="1"/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}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ab/>
          <w:t xml:space="preserve"> </w:t>
          <w:tab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160" w:before="240" w:line="278.4" w:lineRule="auto"/>
        <w:ind w:left="720" w:hanging="360"/>
        <w:rPr>
          <w:ins w:author="Vishva Priya" w:id="0" w:date="2026-07-13T09:56:49Z"/>
          <w:b w:val="1"/>
          <w:bCs w:val="1"/>
          <w:u w:val="none"/>
        </w:rPr>
      </w:pPr>
      <w:ins w:author="Vishva Priya" w:id="0" w:date="2026-07-13T09:56:49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Compare Two Strings</w:t>
        </w:r>
      </w:ins>
    </w:p>
    <w:p w:rsidR="00000000" w:rsidDel="00000000" w:rsidP="00000000" w:rsidRDefault="00000000" w:rsidRPr="00000000" w14:paraId="000000B0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import java.util.Scanner;</w:t>
        </w:r>
      </w:ins>
    </w:p>
    <w:p w:rsidR="00000000" w:rsidDel="00000000" w:rsidP="00000000" w:rsidRDefault="00000000" w:rsidRPr="00000000" w14:paraId="000000B1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class Main {</w:t>
        </w:r>
      </w:ins>
    </w:p>
    <w:p w:rsidR="00000000" w:rsidDel="00000000" w:rsidP="00000000" w:rsidRDefault="00000000" w:rsidRPr="00000000" w14:paraId="000000B2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public static void main(String[] args) {</w:t>
        </w:r>
      </w:ins>
    </w:p>
    <w:p w:rsidR="00000000" w:rsidDel="00000000" w:rsidP="00000000" w:rsidRDefault="00000000" w:rsidRPr="00000000" w14:paraId="000000B3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Scanner sc = new Scanner(System.in);</w:t>
        </w:r>
      </w:ins>
    </w:p>
    <w:p w:rsidR="00000000" w:rsidDel="00000000" w:rsidP="00000000" w:rsidRDefault="00000000" w:rsidRPr="00000000" w14:paraId="000000B4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 = sc.nextLine();</w:t>
        </w:r>
      </w:ins>
    </w:p>
    <w:p w:rsidR="00000000" w:rsidDel="00000000" w:rsidP="00000000" w:rsidRDefault="00000000" w:rsidRPr="00000000" w14:paraId="000000B5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 = s.trim();</w:t>
        </w:r>
      </w:ins>
    </w:p>
    <w:p w:rsidR="00000000" w:rsidDel="00000000" w:rsidP="00000000" w:rsidRDefault="00000000" w:rsidRPr="00000000" w14:paraId="000000B6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int count = 0;</w:t>
        </w:r>
      </w:ins>
    </w:p>
    <w:p w:rsidR="00000000" w:rsidDel="00000000" w:rsidP="00000000" w:rsidRDefault="00000000" w:rsidRPr="00000000" w14:paraId="000000B7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if (!s.isEmpty()) {</w:t>
        </w:r>
      </w:ins>
    </w:p>
    <w:p w:rsidR="00000000" w:rsidDel="00000000" w:rsidP="00000000" w:rsidRDefault="00000000" w:rsidRPr="00000000" w14:paraId="000000B8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    count = s.split("\\s+").length;</w:t>
        </w:r>
      </w:ins>
    </w:p>
    <w:p w:rsidR="00000000" w:rsidDel="00000000" w:rsidP="00000000" w:rsidRDefault="00000000" w:rsidRPr="00000000" w14:paraId="000000B9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}</w:t>
        </w:r>
      </w:ins>
    </w:p>
    <w:p w:rsidR="00000000" w:rsidDel="00000000" w:rsidP="00000000" w:rsidRDefault="00000000" w:rsidRPr="00000000" w14:paraId="000000BA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System.out.println("Words = " + count);</w:t>
        </w:r>
      </w:ins>
    </w:p>
    <w:p w:rsidR="00000000" w:rsidDel="00000000" w:rsidP="00000000" w:rsidRDefault="00000000" w:rsidRPr="00000000" w14:paraId="000000BB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sc.close();</w:t>
        </w:r>
      </w:ins>
    </w:p>
    <w:p w:rsidR="00000000" w:rsidDel="00000000" w:rsidP="00000000" w:rsidRDefault="00000000" w:rsidRPr="00000000" w14:paraId="000000BC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}</w:t>
        </w:r>
      </w:ins>
    </w:p>
    <w:p w:rsidR="00000000" w:rsidDel="00000000" w:rsidP="00000000" w:rsidRDefault="00000000" w:rsidRPr="00000000" w14:paraId="000000BD">
      <w:pPr>
        <w:spacing w:after="160" w:before="240" w:line="278.4" w:lineRule="auto"/>
        <w:ind w:left="720" w:firstLine="0"/>
        <w:rPr>
          <w:ins w:author="Vishva Priya" w:id="0" w:date="2026-07-13T09:56:49Z"/>
          <w:b w:val="1"/>
          <w:bCs w:val="1"/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160" w:before="240" w:line="278.4" w:lineRule="auto"/>
        <w:ind w:left="720" w:hanging="360"/>
        <w:rPr>
          <w:ins w:author="Vishva Priya" w:id="0" w:date="2026-07-13T09:56:49Z"/>
          <w:b w:val="1"/>
          <w:bCs w:val="1"/>
          <w:u w:val="none"/>
        </w:rPr>
      </w:pPr>
      <w:ins w:author="Vishva Priya" w:id="0" w:date="2026-07-13T09:56:49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Concatenate Two Strings</w:t>
        </w:r>
      </w:ins>
    </w:p>
    <w:p w:rsidR="00000000" w:rsidDel="00000000" w:rsidP="00000000" w:rsidRDefault="00000000" w:rsidRPr="00000000" w14:paraId="000000BF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import java.util.Scanner;</w:t>
        </w:r>
      </w:ins>
    </w:p>
    <w:p w:rsidR="00000000" w:rsidDel="00000000" w:rsidP="00000000" w:rsidRDefault="00000000" w:rsidRPr="00000000" w14:paraId="000000C0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class Main {</w:t>
        </w:r>
      </w:ins>
    </w:p>
    <w:p w:rsidR="00000000" w:rsidDel="00000000" w:rsidP="00000000" w:rsidRDefault="00000000" w:rsidRPr="00000000" w14:paraId="000000C1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public static void main(String[] args) {</w:t>
        </w:r>
      </w:ins>
    </w:p>
    <w:p w:rsidR="00000000" w:rsidDel="00000000" w:rsidP="00000000" w:rsidRDefault="00000000" w:rsidRPr="00000000" w14:paraId="000000C2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Scanner sc = new Scanner(System.in);</w:t>
        </w:r>
      </w:ins>
    </w:p>
    <w:p w:rsidR="00000000" w:rsidDel="00000000" w:rsidP="00000000" w:rsidRDefault="00000000" w:rsidRPr="00000000" w14:paraId="000000C3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s1 = sc.nextLine();</w:t>
        </w:r>
      </w:ins>
    </w:p>
    <w:p w:rsidR="00000000" w:rsidDel="00000000" w:rsidP="00000000" w:rsidRDefault="00000000" w:rsidRPr="00000000" w14:paraId="000000C4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String s2 = sc.nextLine();</w:t>
        </w:r>
      </w:ins>
    </w:p>
    <w:p w:rsidR="00000000" w:rsidDel="00000000" w:rsidP="00000000" w:rsidRDefault="00000000" w:rsidRPr="00000000" w14:paraId="000000C5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System.out.println(s1 + s2);</w:t>
        </w:r>
      </w:ins>
    </w:p>
    <w:p w:rsidR="00000000" w:rsidDel="00000000" w:rsidP="00000000" w:rsidRDefault="00000000" w:rsidRPr="00000000" w14:paraId="000000C6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    sc.close();</w:t>
        </w:r>
      </w:ins>
    </w:p>
    <w:p w:rsidR="00000000" w:rsidDel="00000000" w:rsidP="00000000" w:rsidRDefault="00000000" w:rsidRPr="00000000" w14:paraId="000000C7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    }</w:t>
        </w:r>
      </w:ins>
    </w:p>
    <w:p w:rsidR="00000000" w:rsidDel="00000000" w:rsidP="00000000" w:rsidRDefault="00000000" w:rsidRPr="00000000" w14:paraId="000000C8">
      <w:pPr>
        <w:spacing w:after="160" w:before="240" w:line="278.4" w:lineRule="auto"/>
        <w:ind w:left="720" w:firstLine="0"/>
        <w:rPr>
          <w:ins w:author="Vishva Priya" w:id="0" w:date="2026-07-13T09:56:49Z"/>
          <w:rPrChange w:author="Vishva Priya" w:id="1" w:date="2026-07-13T09:56:49Z">
            <w:rPr>
              <w:b w:val="1"/>
              <w:bCs w:val="1"/>
            </w:rPr>
          </w:rPrChange>
        </w:rPr>
      </w:pPr>
      <w:ins w:author="Vishva Priya" w:id="0" w:date="2026-07-13T09:56:49Z">
        <w:r w:rsidDel="00000000" w:rsidR="00000000" w:rsidRPr="00000000">
          <w:rPr>
            <w:rtl w:val="0"/>
            <w:rPrChange w:author="Vishva Priya" w:id="1" w:date="2026-07-13T09:56:49Z">
              <w:rPr>
                <w:b w:val="1"/>
                <w:bCs w:val="1"/>
              </w:rPr>
            </w:rPrChange>
          </w:rPr>
          <w:t xml:space="preserve">}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C9">
      <w:pPr>
        <w:spacing w:after="160" w:before="240" w:line="278.4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Vishva Priya" w:id="2" w:date="2026-07-13T09:56:52Z">
            <w:rPr>
              <w:b w:val="1"/>
              <w:bCs w:val="1"/>
              <w:u w:val="none"/>
            </w:rPr>
          </w:rPrChange>
        </w:rPr>
        <w:pPrChange w:author="Vishva Priya" w:id="0" w:date="2026-07-13T09:56:52Z">
          <w:pPr>
            <w:numPr>
              <w:ilvl w:val="0"/>
              <w:numId w:val="1"/>
            </w:numPr>
            <w:spacing w:after="160" w:before="240" w:line="278.4" w:lineRule="auto"/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